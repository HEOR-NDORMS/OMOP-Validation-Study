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E981DC7" w14:textId="377A8923" w:rsidR="00071E67" w:rsidRDefault="0097032B" w:rsidP="00071E6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commentRangeStart w:id="0"/>
      <w:r w:rsidRPr="0097032B">
        <w:rPr>
          <w:rFonts w:ascii="Calibri" w:eastAsia="Calibri" w:hAnsi="Calibri" w:cs="Calibri"/>
          <w:b/>
          <w:bCs/>
          <w:color w:val="000000"/>
          <w:sz w:val="28"/>
          <w:szCs w:val="28"/>
        </w:rPr>
        <w:t>Validati</w:t>
      </w:r>
      <w:r w:rsidR="008974CC">
        <w:rPr>
          <w:rFonts w:ascii="Calibri" w:eastAsia="Calibri" w:hAnsi="Calibri" w:cs="Calibri"/>
          <w:b/>
          <w:bCs/>
          <w:color w:val="000000"/>
          <w:sz w:val="28"/>
          <w:szCs w:val="28"/>
        </w:rPr>
        <w:t>on of</w:t>
      </w:r>
      <w:r w:rsidRPr="0097032B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Primary Care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Resource </w:t>
      </w:r>
      <w:r w:rsidRPr="0097032B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Use and Costs in OMOP-Mapped vs Source CPRD </w:t>
      </w:r>
      <w:ins w:id="1" w:author="Antonella Delmestri" w:date="2025-06-26T10:50:00Z" w16du:dateUtc="2025-06-26T09:50:00Z">
        <w:r w:rsidR="00B6679C">
          <w:rPr>
            <w:rFonts w:ascii="Calibri" w:eastAsia="Calibri" w:hAnsi="Calibri" w:cs="Calibri"/>
            <w:b/>
            <w:bCs/>
            <w:color w:val="000000"/>
            <w:sz w:val="28"/>
            <w:szCs w:val="28"/>
          </w:rPr>
          <w:t xml:space="preserve">Aurum </w:t>
        </w:r>
      </w:ins>
      <w:r w:rsidRPr="0097032B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Data </w:t>
      </w:r>
      <w:del w:id="2" w:author="Antonella Delmestri" w:date="2025-06-26T10:50:00Z" w16du:dateUtc="2025-06-26T09:50:00Z">
        <w:r w:rsidRPr="0097032B" w:rsidDel="00B6679C">
          <w:rPr>
            <w:rFonts w:ascii="Calibri" w:eastAsia="Calibri" w:hAnsi="Calibri" w:cs="Calibri"/>
            <w:b/>
            <w:bCs/>
            <w:color w:val="000000"/>
            <w:sz w:val="28"/>
            <w:szCs w:val="28"/>
          </w:rPr>
          <w:delText>in the UK</w:delText>
        </w:r>
      </w:del>
      <w:commentRangeEnd w:id="0"/>
      <w:r w:rsidR="00701685">
        <w:rPr>
          <w:rStyle w:val="CommentReference"/>
        </w:rPr>
        <w:commentReference w:id="0"/>
      </w:r>
    </w:p>
    <w:p w14:paraId="2D79CDDD" w14:textId="77777777" w:rsidR="0097032B" w:rsidRDefault="0097032B" w:rsidP="00071E6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1CBB1464" w14:textId="77777777" w:rsidR="00071E67" w:rsidRPr="009A75D1" w:rsidRDefault="00071E67" w:rsidP="00071E6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Cs/>
          <w:sz w:val="24"/>
          <w:szCs w:val="24"/>
        </w:rPr>
      </w:pPr>
      <w:r w:rsidRPr="009A75D1">
        <w:rPr>
          <w:rFonts w:ascii="Calibri" w:eastAsia="Calibri" w:hAnsi="Calibri" w:cs="Calibri"/>
          <w:bCs/>
          <w:sz w:val="24"/>
          <w:szCs w:val="24"/>
        </w:rPr>
        <w:t>G. Fabiano, N. Njuki, X. Chen, A. Delmestri, R. Pinedo-Villanueva</w:t>
      </w:r>
    </w:p>
    <w:p w14:paraId="500A038A" w14:textId="50535A32" w:rsidR="00071E67" w:rsidRPr="00E02E46" w:rsidRDefault="00071E67" w:rsidP="00071E6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Cs/>
          <w:i/>
          <w:iCs/>
        </w:rPr>
      </w:pPr>
      <w:r w:rsidRPr="00E02E46">
        <w:rPr>
          <w:rFonts w:ascii="Calibri" w:eastAsia="Calibri" w:hAnsi="Calibri" w:cs="Calibri"/>
          <w:bCs/>
          <w:i/>
          <w:iCs/>
        </w:rPr>
        <w:t xml:space="preserve">Nuffield Department of </w:t>
      </w:r>
      <w:proofErr w:type="spellStart"/>
      <w:r w:rsidRPr="00E02E46">
        <w:rPr>
          <w:rFonts w:ascii="Calibri" w:eastAsia="Calibri" w:hAnsi="Calibri" w:cs="Calibri"/>
          <w:bCs/>
          <w:i/>
          <w:iCs/>
        </w:rPr>
        <w:t>Orthopaedics</w:t>
      </w:r>
      <w:proofErr w:type="spellEnd"/>
      <w:r w:rsidRPr="00E02E46">
        <w:rPr>
          <w:rFonts w:ascii="Calibri" w:eastAsia="Calibri" w:hAnsi="Calibri" w:cs="Calibri"/>
          <w:bCs/>
          <w:i/>
          <w:iCs/>
        </w:rPr>
        <w:t xml:space="preserve">, Rheumatology and Musculoskeletal Sciences, </w:t>
      </w:r>
      <w:r w:rsidR="0060735E">
        <w:rPr>
          <w:rFonts w:ascii="Calibri" w:eastAsia="Calibri" w:hAnsi="Calibri" w:cs="Calibri"/>
          <w:bCs/>
          <w:i/>
          <w:iCs/>
        </w:rPr>
        <w:br/>
      </w:r>
      <w:r w:rsidRPr="00E02E46">
        <w:rPr>
          <w:rFonts w:ascii="Calibri" w:eastAsia="Calibri" w:hAnsi="Calibri" w:cs="Calibri"/>
          <w:bCs/>
          <w:i/>
          <w:iCs/>
        </w:rPr>
        <w:t>University of Oxford, Oxford, UK</w:t>
      </w:r>
    </w:p>
    <w:p w14:paraId="19B1F7AD" w14:textId="77777777" w:rsidR="006F67D0" w:rsidRDefault="006F67D0" w:rsidP="00071E6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1A3CE75F" w14:textId="2470E29A" w:rsidR="00071E67" w:rsidRDefault="00071E67" w:rsidP="00071E6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Objectives</w:t>
      </w:r>
    </w:p>
    <w:p w14:paraId="747E8BCF" w14:textId="4C9C68DC" w:rsidR="006F67D0" w:rsidRPr="006F67D0" w:rsidRDefault="006F67D0" w:rsidP="006F67D0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</w:pP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To validate estimates of primary care resource use and costs from OMOP-mapped Clinical Practice Research Datalink (CPRD) </w:t>
      </w:r>
      <w:ins w:id="3" w:author="Antonella Delmestri" w:date="2025-06-26T10:49:00Z" w16du:dateUtc="2025-06-26T09:49:00Z">
        <w:r w:rsidR="00B6679C">
          <w:rPr>
            <w:rFonts w:ascii="Calibri" w:eastAsia="Calibri" w:hAnsi="Calibri" w:cs="Calibri"/>
            <w:color w:val="000000" w:themeColor="text1"/>
            <w:sz w:val="22"/>
            <w:szCs w:val="22"/>
            <w:lang w:val="en-GB"/>
          </w:rPr>
          <w:t xml:space="preserve">Aurum </w:t>
        </w:r>
      </w:ins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data against those from the source CPRD</w:t>
      </w:r>
      <w:ins w:id="4" w:author="Antonella Delmestri" w:date="2025-06-26T10:49:00Z" w16du:dateUtc="2025-06-26T09:49:00Z">
        <w:r w:rsidR="00B6679C">
          <w:rPr>
            <w:rFonts w:ascii="Calibri" w:eastAsia="Calibri" w:hAnsi="Calibri" w:cs="Calibri"/>
            <w:color w:val="000000" w:themeColor="text1"/>
            <w:sz w:val="22"/>
            <w:szCs w:val="22"/>
            <w:lang w:val="en-GB"/>
          </w:rPr>
          <w:t xml:space="preserve"> Aurum</w:t>
        </w:r>
      </w:ins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, using a UK cohort of postmenopausal women with fragility fractures.</w:t>
      </w:r>
    </w:p>
    <w:p w14:paraId="6F85A101" w14:textId="77777777" w:rsidR="006F67D0" w:rsidRDefault="006F67D0" w:rsidP="00071E6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Calibri" w:eastAsia="Calibri" w:hAnsi="Calibri" w:cs="Calibri"/>
          <w:sz w:val="22"/>
          <w:szCs w:val="22"/>
        </w:rPr>
      </w:pPr>
    </w:p>
    <w:p w14:paraId="5BF1B7AB" w14:textId="37AE9FFB" w:rsidR="00071E67" w:rsidRDefault="00071E67" w:rsidP="00071E6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Methods</w:t>
      </w:r>
    </w:p>
    <w:p w14:paraId="4D48AFE0" w14:textId="3EC39C6E" w:rsidR="006F67D0" w:rsidRPr="006F67D0" w:rsidRDefault="006F67D0" w:rsidP="006F67D0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</w:pP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We conducted a retrospective study (2010–2018) of women aged &gt;50 with a first recorded fragility fracture</w:t>
      </w:r>
      <w:r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(index)</w:t>
      </w:r>
      <w:ins w:id="5" w:author="Antonella Delmestri" w:date="2025-06-26T10:52:00Z" w16du:dateUtc="2025-06-26T09:52:00Z">
        <w:r w:rsidR="00B6679C">
          <w:rPr>
            <w:rFonts w:ascii="Calibri" w:eastAsia="Calibri" w:hAnsi="Calibri" w:cs="Calibri"/>
            <w:color w:val="000000" w:themeColor="text1"/>
            <w:sz w:val="22"/>
            <w:szCs w:val="22"/>
            <w:lang w:val="en-GB"/>
          </w:rPr>
          <w:t xml:space="preserve"> in CPRD Aurum</w:t>
        </w:r>
      </w:ins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. </w:t>
      </w:r>
      <w:r w:rsidR="00801351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Clinically</w:t>
      </w:r>
      <w:ins w:id="6" w:author="Antonella Delmestri" w:date="2025-06-26T10:53:00Z" w16du:dateUtc="2025-06-26T09:53:00Z">
        <w:r w:rsidR="00B6679C">
          <w:rPr>
            <w:rFonts w:ascii="Calibri" w:eastAsia="Calibri" w:hAnsi="Calibri" w:cs="Calibri"/>
            <w:color w:val="000000" w:themeColor="text1"/>
            <w:sz w:val="22"/>
            <w:szCs w:val="22"/>
            <w:lang w:val="en-GB"/>
          </w:rPr>
          <w:t xml:space="preserve"> </w:t>
        </w:r>
      </w:ins>
      <w:del w:id="7" w:author="Antonella Delmestri" w:date="2025-06-26T10:53:00Z" w16du:dateUtc="2025-06-26T09:53:00Z">
        <w:r w:rsidR="00801351" w:rsidDel="00B6679C">
          <w:rPr>
            <w:rFonts w:ascii="Calibri" w:eastAsia="Calibri" w:hAnsi="Calibri" w:cs="Calibri"/>
            <w:color w:val="000000" w:themeColor="text1"/>
            <w:sz w:val="22"/>
            <w:szCs w:val="22"/>
            <w:lang w:val="en-GB"/>
          </w:rPr>
          <w:delText>-</w:delText>
        </w:r>
      </w:del>
      <w:r w:rsidR="00801351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relevant p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rimary care </w:t>
      </w:r>
      <w:r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encounters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and associated costs were estimated over two years post-index date (or until censoring) using both OMOP-mapped and source </w:t>
      </w:r>
      <w:del w:id="8" w:author="Antonella Delmestri" w:date="2025-06-26T10:52:00Z" w16du:dateUtc="2025-06-26T09:52:00Z">
        <w:r w:rsidRPr="006F67D0" w:rsidDel="00B6679C">
          <w:rPr>
            <w:rFonts w:ascii="Calibri" w:eastAsia="Calibri" w:hAnsi="Calibri" w:cs="Calibri"/>
            <w:color w:val="000000" w:themeColor="text1"/>
            <w:sz w:val="22"/>
            <w:szCs w:val="22"/>
            <w:lang w:val="en-GB"/>
          </w:rPr>
          <w:delText xml:space="preserve">CPRD Aurum </w:delText>
        </w:r>
      </w:del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datasets. </w:t>
      </w:r>
      <w:r w:rsidR="00C00CFF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Multiple e</w:t>
      </w:r>
      <w:r w:rsidR="00631017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ncounters with the same </w:t>
      </w:r>
      <w:r w:rsidR="00C00CFF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healthcare </w:t>
      </w:r>
      <w:r w:rsidR="00631017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special</w:t>
      </w:r>
      <w:r w:rsidR="00C00CFF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ty</w:t>
      </w:r>
      <w:r w:rsidR="009C000A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, on the same day, and for the same patient </w:t>
      </w:r>
      <w:r w:rsidR="00C00CFF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were considered </w:t>
      </w:r>
      <w:r w:rsidR="00C3215D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duplicate</w:t>
      </w:r>
      <w:r w:rsidR="0060735E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s</w:t>
      </w:r>
      <w:r w:rsidR="00C3215D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and only </w:t>
      </w:r>
      <w:r w:rsidR="0060735E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one such </w:t>
      </w:r>
      <w:r w:rsidR="00C3215D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record kept. 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Outcomes included encounter counts and cost estimates</w:t>
      </w:r>
      <w:r w:rsidR="00C90BB3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(2024 </w:t>
      </w:r>
      <w:r w:rsidR="00DE627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GBP)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. Differences were assessed using means and 95% confidence intervals from 1,000 bootstrap samples.</w:t>
      </w:r>
    </w:p>
    <w:p w14:paraId="10F1551B" w14:textId="77777777" w:rsidR="006F67D0" w:rsidRDefault="006F67D0" w:rsidP="00071E6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Calibri" w:eastAsia="Calibri" w:hAnsi="Calibri" w:cs="Calibri"/>
          <w:sz w:val="22"/>
          <w:szCs w:val="22"/>
          <w:lang w:val="en-GB"/>
        </w:rPr>
      </w:pPr>
    </w:p>
    <w:p w14:paraId="521E9B7A" w14:textId="1F62D2F4" w:rsidR="006F67D0" w:rsidRPr="00C6671C" w:rsidRDefault="00071E67" w:rsidP="00C6671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Results</w:t>
      </w:r>
    </w:p>
    <w:p w14:paraId="68C0674F" w14:textId="3442C840" w:rsidR="006F67D0" w:rsidRPr="006F67D0" w:rsidRDefault="006F67D0" w:rsidP="006F67D0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</w:pP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The OMOP-mapped cohort included 22,900 women (mean follow-up: 578 days), and the CPRD cohort 23,106 (577 days), with </w:t>
      </w:r>
      <w:r>
        <w:rPr>
          <w:rFonts w:ascii="Calibri" w:eastAsia="Calibri" w:hAnsi="Calibri" w:cs="Calibri"/>
          <w:bCs/>
          <w:color w:val="000000"/>
          <w:sz w:val="22"/>
          <w:szCs w:val="22"/>
          <w:lang w:val="en-GB"/>
        </w:rPr>
        <w:t>22,571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</w:t>
      </w:r>
      <w:r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appearing in both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. At least one encounter was recorded for 97.3% (OMOP) and 97.0% (CPRD). OMOP data showed 9.2% more encounters (537,756 vs. 488,449), with </w:t>
      </w:r>
      <w:r w:rsidR="00C6671C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significant 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variation across specialties. In OMOP, GPs accounted for 73.9% of encounters, nurses 7.9%, other specialties 12.5%, and 5.8% </w:t>
      </w:r>
      <w:r w:rsidR="00C6671C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had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</w:t>
      </w:r>
      <w:r w:rsidR="00C6671C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“No matching concept”</w:t>
      </w:r>
      <w:r w:rsidR="00C6671C"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(</w:t>
      </w:r>
      <w:r w:rsidR="00C6671C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GP Registrar, Seasonal and Locum GP, and Consultant in </w:t>
      </w:r>
      <w:r w:rsidR="00C6671C" w:rsidRPr="003A66E6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CPRD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). In CPRD, these proportions were 82.9%, 8.3%, and 8.8%, respectively.</w:t>
      </w:r>
    </w:p>
    <w:p w14:paraId="38D4A31F" w14:textId="3F353047" w:rsidR="00C6671C" w:rsidRPr="006F67D0" w:rsidRDefault="00C6671C" w:rsidP="00C6671C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</w:pP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Mean encounters per patient were 24.1 (CI: 23.8–24.5) in OMOP vs. 21.8 (21.5–22.1) in CPRD. Mean costs were £939.1 (CI: £927.2–£951.6) in OMOP vs. £858.9 (CI: £847.8–£869.1) in CPRD.</w:t>
      </w:r>
    </w:p>
    <w:p w14:paraId="1F074706" w14:textId="77777777" w:rsidR="00C6671C" w:rsidRDefault="00C6671C" w:rsidP="00DA4408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Calibri" w:eastAsia="Calibri" w:hAnsi="Calibri" w:cs="Calibri"/>
          <w:sz w:val="22"/>
          <w:szCs w:val="22"/>
        </w:rPr>
      </w:pPr>
    </w:p>
    <w:p w14:paraId="701EF8E8" w14:textId="7E9E6EA2" w:rsidR="00071E67" w:rsidRDefault="00071E67" w:rsidP="00DA4408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Conclusion</w:t>
      </w:r>
    </w:p>
    <w:p w14:paraId="5C04BB60" w14:textId="22E7CCBD" w:rsidR="00677A00" w:rsidRPr="00297ABD" w:rsidRDefault="00C6671C" w:rsidP="006F67D0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</w:pP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Primary care resource use and costs were slightly higher in the OMOP-mapped dataset. Differences likely stem from specialty mapping</w:t>
      </w:r>
      <w:r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, which can be refined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. OMOP-mapped analyses can yield results comparable to source CPRD, supporting </w:t>
      </w:r>
      <w:r w:rsidR="00677A0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the conduct of 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health economic</w:t>
      </w:r>
      <w:r w:rsidR="00677A0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s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research</w:t>
      </w:r>
      <w:r w:rsidR="00677A0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in single and federated approaches leveraging OMOP-mapped datasets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.</w:t>
      </w:r>
    </w:p>
    <w:sectPr w:rsidR="00677A00" w:rsidRPr="00297ABD" w:rsidSect="00071E6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2240" w:h="15840"/>
      <w:pgMar w:top="1440" w:right="1440" w:bottom="1440" w:left="1440" w:header="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tonella Delmestri" w:date="2025-06-26T10:59:00Z" w:initials="AD">
    <w:p w14:paraId="52B55E25" w14:textId="77777777" w:rsidR="00701685" w:rsidRDefault="00701685" w:rsidP="00701685">
      <w:pPr>
        <w:pStyle w:val="CommentText"/>
      </w:pPr>
      <w:r>
        <w:rPr>
          <w:rStyle w:val="CommentReference"/>
        </w:rPr>
        <w:annotationRef/>
      </w:r>
      <w:r>
        <w:t>The title is a bit long and difficult to read: what about “</w:t>
      </w:r>
      <w:r>
        <w:rPr>
          <w:color w:val="000000"/>
        </w:rPr>
        <w:t>OMOP-Mapped vs Source CPRD Aurum Data: a validation study of primary care resources use and costs” 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B55E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7B695A" w16cex:dateUtc="2025-06-26T09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B55E25" w16cid:durableId="3E7B695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1EF6D" w14:textId="77777777" w:rsidR="00F10AF7" w:rsidRDefault="00F10AF7">
      <w:r>
        <w:separator/>
      </w:r>
    </w:p>
  </w:endnote>
  <w:endnote w:type="continuationSeparator" w:id="0">
    <w:p w14:paraId="3474D3D8" w14:textId="77777777" w:rsidR="00F10AF7" w:rsidRDefault="00F10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36824" w14:textId="77777777" w:rsidR="00A820AF" w:rsidRDefault="00A820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51154" w14:textId="77777777" w:rsidR="00071E67" w:rsidRDefault="00071E6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  <w:p w14:paraId="6746C6B7" w14:textId="77777777" w:rsidR="00071E67" w:rsidRDefault="00071E6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720"/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0C97C" w14:textId="77777777" w:rsidR="00A820AF" w:rsidRDefault="00A820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3D569" w14:textId="77777777" w:rsidR="00F10AF7" w:rsidRDefault="00F10AF7">
      <w:r>
        <w:separator/>
      </w:r>
    </w:p>
  </w:footnote>
  <w:footnote w:type="continuationSeparator" w:id="0">
    <w:p w14:paraId="5FD0DF9E" w14:textId="77777777" w:rsidR="00F10AF7" w:rsidRDefault="00F10A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D02ED" w14:textId="77777777" w:rsidR="00A820AF" w:rsidRDefault="00A820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600C" w14:textId="77777777" w:rsidR="00071E67" w:rsidRDefault="00071E67">
    <w:pPr>
      <w:pStyle w:val="Header"/>
    </w:pPr>
  </w:p>
  <w:p w14:paraId="4C527830" w14:textId="033AAFFC" w:rsidR="00071E67" w:rsidRDefault="00071E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9C84D" w14:textId="77777777" w:rsidR="00A820AF" w:rsidRDefault="00A820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65C3"/>
    <w:multiLevelType w:val="hybridMultilevel"/>
    <w:tmpl w:val="50961C6E"/>
    <w:lvl w:ilvl="0" w:tplc="789C72C4">
      <w:start w:val="1"/>
      <w:numFmt w:val="lowerLetter"/>
      <w:lvlText w:val="(%1)"/>
      <w:lvlJc w:val="left"/>
      <w:pPr>
        <w:ind w:left="2250" w:hanging="360"/>
      </w:pPr>
      <w:rPr>
        <w:rFonts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2970" w:hanging="360"/>
      </w:pPr>
    </w:lvl>
    <w:lvl w:ilvl="2" w:tplc="0809001B" w:tentative="1">
      <w:start w:val="1"/>
      <w:numFmt w:val="lowerRoman"/>
      <w:lvlText w:val="%3."/>
      <w:lvlJc w:val="right"/>
      <w:pPr>
        <w:ind w:left="3690" w:hanging="180"/>
      </w:pPr>
    </w:lvl>
    <w:lvl w:ilvl="3" w:tplc="0809000F" w:tentative="1">
      <w:start w:val="1"/>
      <w:numFmt w:val="decimal"/>
      <w:lvlText w:val="%4."/>
      <w:lvlJc w:val="left"/>
      <w:pPr>
        <w:ind w:left="4410" w:hanging="360"/>
      </w:pPr>
    </w:lvl>
    <w:lvl w:ilvl="4" w:tplc="08090019" w:tentative="1">
      <w:start w:val="1"/>
      <w:numFmt w:val="lowerLetter"/>
      <w:lvlText w:val="%5."/>
      <w:lvlJc w:val="left"/>
      <w:pPr>
        <w:ind w:left="5130" w:hanging="360"/>
      </w:pPr>
    </w:lvl>
    <w:lvl w:ilvl="5" w:tplc="0809001B" w:tentative="1">
      <w:start w:val="1"/>
      <w:numFmt w:val="lowerRoman"/>
      <w:lvlText w:val="%6."/>
      <w:lvlJc w:val="right"/>
      <w:pPr>
        <w:ind w:left="5850" w:hanging="180"/>
      </w:pPr>
    </w:lvl>
    <w:lvl w:ilvl="6" w:tplc="0809000F" w:tentative="1">
      <w:start w:val="1"/>
      <w:numFmt w:val="decimal"/>
      <w:lvlText w:val="%7."/>
      <w:lvlJc w:val="left"/>
      <w:pPr>
        <w:ind w:left="6570" w:hanging="360"/>
      </w:pPr>
    </w:lvl>
    <w:lvl w:ilvl="7" w:tplc="08090019" w:tentative="1">
      <w:start w:val="1"/>
      <w:numFmt w:val="lowerLetter"/>
      <w:lvlText w:val="%8."/>
      <w:lvlJc w:val="left"/>
      <w:pPr>
        <w:ind w:left="7290" w:hanging="360"/>
      </w:pPr>
    </w:lvl>
    <w:lvl w:ilvl="8" w:tplc="08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" w15:restartNumberingAfterBreak="0">
    <w:nsid w:val="21F8536C"/>
    <w:multiLevelType w:val="hybridMultilevel"/>
    <w:tmpl w:val="20385908"/>
    <w:lvl w:ilvl="0" w:tplc="087A998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8B76D8E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744640D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D5C43D7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3EDABEB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3012B2B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93B86B5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4FBEC1C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591AC5A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2" w15:restartNumberingAfterBreak="0">
    <w:nsid w:val="2E84372E"/>
    <w:multiLevelType w:val="hybridMultilevel"/>
    <w:tmpl w:val="5AB64C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E20A3B"/>
    <w:multiLevelType w:val="hybridMultilevel"/>
    <w:tmpl w:val="3B72F39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541560"/>
    <w:multiLevelType w:val="hybridMultilevel"/>
    <w:tmpl w:val="BC92B1B4"/>
    <w:lvl w:ilvl="0" w:tplc="013CB71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531988"/>
    <w:multiLevelType w:val="multilevel"/>
    <w:tmpl w:val="46A249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5E6052D0"/>
    <w:multiLevelType w:val="hybridMultilevel"/>
    <w:tmpl w:val="6884F6F2"/>
    <w:lvl w:ilvl="0" w:tplc="3298646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136A2BE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DAC6747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D46E2EF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06A064B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2692092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DD9E7BD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C36A2C0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89E450E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num w:numId="1" w16cid:durableId="2110082637">
    <w:abstractNumId w:val="5"/>
  </w:num>
  <w:num w:numId="2" w16cid:durableId="127209570">
    <w:abstractNumId w:val="2"/>
  </w:num>
  <w:num w:numId="3" w16cid:durableId="1705204254">
    <w:abstractNumId w:val="4"/>
  </w:num>
  <w:num w:numId="4" w16cid:durableId="1356226229">
    <w:abstractNumId w:val="6"/>
  </w:num>
  <w:num w:numId="5" w16cid:durableId="560485091">
    <w:abstractNumId w:val="1"/>
  </w:num>
  <w:num w:numId="6" w16cid:durableId="241069088">
    <w:abstractNumId w:val="3"/>
  </w:num>
  <w:num w:numId="7" w16cid:durableId="86718426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tonella Delmestri">
    <w15:presenceInfo w15:providerId="AD" w15:userId="S::ctsu0229@ox.ac.uk::29d6566b-cc94-49b4-8cd8-aef7fa8302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72A"/>
    <w:rsid w:val="00002418"/>
    <w:rsid w:val="00006E38"/>
    <w:rsid w:val="00024879"/>
    <w:rsid w:val="00030004"/>
    <w:rsid w:val="000309CA"/>
    <w:rsid w:val="00033FCB"/>
    <w:rsid w:val="00054C4C"/>
    <w:rsid w:val="00061FD7"/>
    <w:rsid w:val="00063240"/>
    <w:rsid w:val="0007172E"/>
    <w:rsid w:val="00071E67"/>
    <w:rsid w:val="0007288E"/>
    <w:rsid w:val="000755CC"/>
    <w:rsid w:val="00077E4C"/>
    <w:rsid w:val="0008058F"/>
    <w:rsid w:val="00085B54"/>
    <w:rsid w:val="00091667"/>
    <w:rsid w:val="0009287F"/>
    <w:rsid w:val="00094988"/>
    <w:rsid w:val="000955F6"/>
    <w:rsid w:val="000A569F"/>
    <w:rsid w:val="000C4403"/>
    <w:rsid w:val="000C6CFE"/>
    <w:rsid w:val="000C76BE"/>
    <w:rsid w:val="000D38DC"/>
    <w:rsid w:val="000F2182"/>
    <w:rsid w:val="000F6AEB"/>
    <w:rsid w:val="00100646"/>
    <w:rsid w:val="00106A3D"/>
    <w:rsid w:val="001111CC"/>
    <w:rsid w:val="00112B7E"/>
    <w:rsid w:val="00113BB7"/>
    <w:rsid w:val="00116140"/>
    <w:rsid w:val="00120C53"/>
    <w:rsid w:val="00124212"/>
    <w:rsid w:val="00127454"/>
    <w:rsid w:val="00142F6B"/>
    <w:rsid w:val="00143BE1"/>
    <w:rsid w:val="0014733E"/>
    <w:rsid w:val="0015336F"/>
    <w:rsid w:val="00153924"/>
    <w:rsid w:val="001551D3"/>
    <w:rsid w:val="00173D11"/>
    <w:rsid w:val="00176156"/>
    <w:rsid w:val="00181B77"/>
    <w:rsid w:val="00192DE7"/>
    <w:rsid w:val="0019657A"/>
    <w:rsid w:val="001A161D"/>
    <w:rsid w:val="001B0FB1"/>
    <w:rsid w:val="001B5C93"/>
    <w:rsid w:val="001C2E27"/>
    <w:rsid w:val="001C4CC9"/>
    <w:rsid w:val="001C69E5"/>
    <w:rsid w:val="001D2826"/>
    <w:rsid w:val="001E0438"/>
    <w:rsid w:val="001F0920"/>
    <w:rsid w:val="001F386F"/>
    <w:rsid w:val="00205B1B"/>
    <w:rsid w:val="00241B4F"/>
    <w:rsid w:val="00252D22"/>
    <w:rsid w:val="00253ABA"/>
    <w:rsid w:val="00255DB6"/>
    <w:rsid w:val="00271190"/>
    <w:rsid w:val="002748F5"/>
    <w:rsid w:val="00282A4A"/>
    <w:rsid w:val="00296278"/>
    <w:rsid w:val="00297ABD"/>
    <w:rsid w:val="002A5DEE"/>
    <w:rsid w:val="002B3979"/>
    <w:rsid w:val="002B3F02"/>
    <w:rsid w:val="002B4DA6"/>
    <w:rsid w:val="002C25C5"/>
    <w:rsid w:val="002D2E6A"/>
    <w:rsid w:val="002E50AC"/>
    <w:rsid w:val="002F3199"/>
    <w:rsid w:val="002F4740"/>
    <w:rsid w:val="002F4742"/>
    <w:rsid w:val="002F710F"/>
    <w:rsid w:val="00302BCB"/>
    <w:rsid w:val="00305DD5"/>
    <w:rsid w:val="00307D17"/>
    <w:rsid w:val="00307D1F"/>
    <w:rsid w:val="00315A88"/>
    <w:rsid w:val="00317892"/>
    <w:rsid w:val="00317B4F"/>
    <w:rsid w:val="00321BD6"/>
    <w:rsid w:val="00332D9A"/>
    <w:rsid w:val="00336CB3"/>
    <w:rsid w:val="00341926"/>
    <w:rsid w:val="00342E72"/>
    <w:rsid w:val="003477E6"/>
    <w:rsid w:val="00350DC1"/>
    <w:rsid w:val="0035515B"/>
    <w:rsid w:val="00356947"/>
    <w:rsid w:val="00361016"/>
    <w:rsid w:val="00361813"/>
    <w:rsid w:val="00373228"/>
    <w:rsid w:val="00377A4D"/>
    <w:rsid w:val="003849E4"/>
    <w:rsid w:val="00384E0D"/>
    <w:rsid w:val="003911EC"/>
    <w:rsid w:val="00391D97"/>
    <w:rsid w:val="003940AC"/>
    <w:rsid w:val="003A66E6"/>
    <w:rsid w:val="003B197D"/>
    <w:rsid w:val="003B39D0"/>
    <w:rsid w:val="003B439D"/>
    <w:rsid w:val="003C4DAE"/>
    <w:rsid w:val="003C54B5"/>
    <w:rsid w:val="003D11CC"/>
    <w:rsid w:val="003D24A1"/>
    <w:rsid w:val="003D3F37"/>
    <w:rsid w:val="003D5D77"/>
    <w:rsid w:val="003E3667"/>
    <w:rsid w:val="003F553E"/>
    <w:rsid w:val="003F5979"/>
    <w:rsid w:val="0040166E"/>
    <w:rsid w:val="00403959"/>
    <w:rsid w:val="00405C81"/>
    <w:rsid w:val="004156D8"/>
    <w:rsid w:val="00420263"/>
    <w:rsid w:val="00420988"/>
    <w:rsid w:val="004216C5"/>
    <w:rsid w:val="00423834"/>
    <w:rsid w:val="004277D3"/>
    <w:rsid w:val="004314A5"/>
    <w:rsid w:val="00432452"/>
    <w:rsid w:val="00432A56"/>
    <w:rsid w:val="00436BA2"/>
    <w:rsid w:val="00441ECA"/>
    <w:rsid w:val="00441F67"/>
    <w:rsid w:val="00441FB0"/>
    <w:rsid w:val="00450B58"/>
    <w:rsid w:val="0045474A"/>
    <w:rsid w:val="00461224"/>
    <w:rsid w:val="0046512F"/>
    <w:rsid w:val="00466721"/>
    <w:rsid w:val="004779A7"/>
    <w:rsid w:val="004815AC"/>
    <w:rsid w:val="0048681F"/>
    <w:rsid w:val="00487DE9"/>
    <w:rsid w:val="004A44D5"/>
    <w:rsid w:val="004A5EC2"/>
    <w:rsid w:val="004B09A2"/>
    <w:rsid w:val="004B469B"/>
    <w:rsid w:val="004C0429"/>
    <w:rsid w:val="004C085D"/>
    <w:rsid w:val="004C335B"/>
    <w:rsid w:val="004D1928"/>
    <w:rsid w:val="004D336B"/>
    <w:rsid w:val="004D5422"/>
    <w:rsid w:val="004D7AE0"/>
    <w:rsid w:val="004E2167"/>
    <w:rsid w:val="004F26F4"/>
    <w:rsid w:val="00502C31"/>
    <w:rsid w:val="00507AD5"/>
    <w:rsid w:val="00510130"/>
    <w:rsid w:val="00515F6B"/>
    <w:rsid w:val="00523A70"/>
    <w:rsid w:val="00525A2E"/>
    <w:rsid w:val="00533C04"/>
    <w:rsid w:val="0053538B"/>
    <w:rsid w:val="00546E6E"/>
    <w:rsid w:val="00560F34"/>
    <w:rsid w:val="0056473E"/>
    <w:rsid w:val="00564E05"/>
    <w:rsid w:val="005679A9"/>
    <w:rsid w:val="00573B70"/>
    <w:rsid w:val="00581A88"/>
    <w:rsid w:val="00582BAA"/>
    <w:rsid w:val="00584100"/>
    <w:rsid w:val="00584E12"/>
    <w:rsid w:val="00586F65"/>
    <w:rsid w:val="005B03A0"/>
    <w:rsid w:val="005B7913"/>
    <w:rsid w:val="005C437E"/>
    <w:rsid w:val="005D3D98"/>
    <w:rsid w:val="005D65C8"/>
    <w:rsid w:val="005D781D"/>
    <w:rsid w:val="005E34CE"/>
    <w:rsid w:val="005F0A8F"/>
    <w:rsid w:val="005F245C"/>
    <w:rsid w:val="005F641B"/>
    <w:rsid w:val="00601D98"/>
    <w:rsid w:val="0060735E"/>
    <w:rsid w:val="00617519"/>
    <w:rsid w:val="00620A52"/>
    <w:rsid w:val="00624D8B"/>
    <w:rsid w:val="00631017"/>
    <w:rsid w:val="0063438F"/>
    <w:rsid w:val="00654577"/>
    <w:rsid w:val="0066513D"/>
    <w:rsid w:val="00666FF1"/>
    <w:rsid w:val="00675F63"/>
    <w:rsid w:val="00677A00"/>
    <w:rsid w:val="00683B52"/>
    <w:rsid w:val="00694970"/>
    <w:rsid w:val="00696328"/>
    <w:rsid w:val="006A0836"/>
    <w:rsid w:val="006A6237"/>
    <w:rsid w:val="006A6881"/>
    <w:rsid w:val="006B3267"/>
    <w:rsid w:val="006B563C"/>
    <w:rsid w:val="006C07D3"/>
    <w:rsid w:val="006C5FCB"/>
    <w:rsid w:val="006D515A"/>
    <w:rsid w:val="006D5BCE"/>
    <w:rsid w:val="006F36C9"/>
    <w:rsid w:val="006F52D9"/>
    <w:rsid w:val="006F67D0"/>
    <w:rsid w:val="006F6F38"/>
    <w:rsid w:val="00701685"/>
    <w:rsid w:val="00704CDF"/>
    <w:rsid w:val="00712DFC"/>
    <w:rsid w:val="0071518F"/>
    <w:rsid w:val="007230FD"/>
    <w:rsid w:val="0072592F"/>
    <w:rsid w:val="00725BE2"/>
    <w:rsid w:val="00726017"/>
    <w:rsid w:val="00726D0D"/>
    <w:rsid w:val="007313A5"/>
    <w:rsid w:val="00732B5C"/>
    <w:rsid w:val="00734CBE"/>
    <w:rsid w:val="007406F4"/>
    <w:rsid w:val="0074090E"/>
    <w:rsid w:val="00752CA8"/>
    <w:rsid w:val="00763048"/>
    <w:rsid w:val="00795C67"/>
    <w:rsid w:val="00796B80"/>
    <w:rsid w:val="007A176B"/>
    <w:rsid w:val="007A2F6A"/>
    <w:rsid w:val="007A342E"/>
    <w:rsid w:val="007B66B6"/>
    <w:rsid w:val="007C6769"/>
    <w:rsid w:val="007D6202"/>
    <w:rsid w:val="007D7544"/>
    <w:rsid w:val="007E354E"/>
    <w:rsid w:val="007F441F"/>
    <w:rsid w:val="00801351"/>
    <w:rsid w:val="00801B4F"/>
    <w:rsid w:val="00805E03"/>
    <w:rsid w:val="008201F6"/>
    <w:rsid w:val="00827811"/>
    <w:rsid w:val="00827996"/>
    <w:rsid w:val="00827E3D"/>
    <w:rsid w:val="00840C87"/>
    <w:rsid w:val="00863618"/>
    <w:rsid w:val="0086489E"/>
    <w:rsid w:val="0086782A"/>
    <w:rsid w:val="00870F53"/>
    <w:rsid w:val="008766DE"/>
    <w:rsid w:val="00876CB4"/>
    <w:rsid w:val="00885C91"/>
    <w:rsid w:val="00894544"/>
    <w:rsid w:val="0089694B"/>
    <w:rsid w:val="008974CC"/>
    <w:rsid w:val="008A405E"/>
    <w:rsid w:val="008B0F36"/>
    <w:rsid w:val="008B2716"/>
    <w:rsid w:val="008B34B6"/>
    <w:rsid w:val="008B5B70"/>
    <w:rsid w:val="008B69AE"/>
    <w:rsid w:val="008C1024"/>
    <w:rsid w:val="008D2FBD"/>
    <w:rsid w:val="008E2179"/>
    <w:rsid w:val="008E237A"/>
    <w:rsid w:val="008E28DD"/>
    <w:rsid w:val="009111FC"/>
    <w:rsid w:val="00914587"/>
    <w:rsid w:val="00915B37"/>
    <w:rsid w:val="00920521"/>
    <w:rsid w:val="0092072A"/>
    <w:rsid w:val="0092605B"/>
    <w:rsid w:val="00952E06"/>
    <w:rsid w:val="009567E2"/>
    <w:rsid w:val="00960B15"/>
    <w:rsid w:val="00961EC6"/>
    <w:rsid w:val="009633AD"/>
    <w:rsid w:val="00966319"/>
    <w:rsid w:val="0097032B"/>
    <w:rsid w:val="00974251"/>
    <w:rsid w:val="0097616F"/>
    <w:rsid w:val="00977AA8"/>
    <w:rsid w:val="00981940"/>
    <w:rsid w:val="00987DF4"/>
    <w:rsid w:val="0099546E"/>
    <w:rsid w:val="009A7008"/>
    <w:rsid w:val="009A75D1"/>
    <w:rsid w:val="009B0A5F"/>
    <w:rsid w:val="009B15B5"/>
    <w:rsid w:val="009B18F7"/>
    <w:rsid w:val="009B31A5"/>
    <w:rsid w:val="009C000A"/>
    <w:rsid w:val="009C0F1F"/>
    <w:rsid w:val="009C2137"/>
    <w:rsid w:val="009C4A87"/>
    <w:rsid w:val="009C5920"/>
    <w:rsid w:val="009C694B"/>
    <w:rsid w:val="009D071A"/>
    <w:rsid w:val="009D326E"/>
    <w:rsid w:val="009E3BE3"/>
    <w:rsid w:val="009F2040"/>
    <w:rsid w:val="009F4A93"/>
    <w:rsid w:val="009F77AD"/>
    <w:rsid w:val="00A11A74"/>
    <w:rsid w:val="00A55C99"/>
    <w:rsid w:val="00A55F1E"/>
    <w:rsid w:val="00A638A4"/>
    <w:rsid w:val="00A67515"/>
    <w:rsid w:val="00A71238"/>
    <w:rsid w:val="00A8075C"/>
    <w:rsid w:val="00A820AF"/>
    <w:rsid w:val="00A92B0B"/>
    <w:rsid w:val="00AA6CFE"/>
    <w:rsid w:val="00AB1B0A"/>
    <w:rsid w:val="00AB27F0"/>
    <w:rsid w:val="00AB7B04"/>
    <w:rsid w:val="00AC3369"/>
    <w:rsid w:val="00AC5C15"/>
    <w:rsid w:val="00AC6383"/>
    <w:rsid w:val="00AC7E5A"/>
    <w:rsid w:val="00AD0246"/>
    <w:rsid w:val="00AD0767"/>
    <w:rsid w:val="00AD1F2E"/>
    <w:rsid w:val="00AD4CD2"/>
    <w:rsid w:val="00AE3CFC"/>
    <w:rsid w:val="00AE51E4"/>
    <w:rsid w:val="00AF2815"/>
    <w:rsid w:val="00AF43CE"/>
    <w:rsid w:val="00B0114C"/>
    <w:rsid w:val="00B04A31"/>
    <w:rsid w:val="00B073C3"/>
    <w:rsid w:val="00B2146C"/>
    <w:rsid w:val="00B217FE"/>
    <w:rsid w:val="00B26A61"/>
    <w:rsid w:val="00B3397C"/>
    <w:rsid w:val="00B40B07"/>
    <w:rsid w:val="00B4720C"/>
    <w:rsid w:val="00B531B5"/>
    <w:rsid w:val="00B63EDC"/>
    <w:rsid w:val="00B64CB8"/>
    <w:rsid w:val="00B663BB"/>
    <w:rsid w:val="00B6679C"/>
    <w:rsid w:val="00B71BE7"/>
    <w:rsid w:val="00B835B1"/>
    <w:rsid w:val="00B9002B"/>
    <w:rsid w:val="00B940E5"/>
    <w:rsid w:val="00BA1517"/>
    <w:rsid w:val="00BA45AC"/>
    <w:rsid w:val="00BA7B12"/>
    <w:rsid w:val="00BC5E23"/>
    <w:rsid w:val="00BC6F69"/>
    <w:rsid w:val="00BD2946"/>
    <w:rsid w:val="00BE39E5"/>
    <w:rsid w:val="00BE592D"/>
    <w:rsid w:val="00BF5536"/>
    <w:rsid w:val="00BF6EA4"/>
    <w:rsid w:val="00C00CFF"/>
    <w:rsid w:val="00C037E6"/>
    <w:rsid w:val="00C13528"/>
    <w:rsid w:val="00C15A4B"/>
    <w:rsid w:val="00C15A64"/>
    <w:rsid w:val="00C2188D"/>
    <w:rsid w:val="00C224AA"/>
    <w:rsid w:val="00C3215D"/>
    <w:rsid w:val="00C34974"/>
    <w:rsid w:val="00C40507"/>
    <w:rsid w:val="00C51D16"/>
    <w:rsid w:val="00C542F6"/>
    <w:rsid w:val="00C6671C"/>
    <w:rsid w:val="00C67871"/>
    <w:rsid w:val="00C700FF"/>
    <w:rsid w:val="00C70BE4"/>
    <w:rsid w:val="00C75814"/>
    <w:rsid w:val="00C778D7"/>
    <w:rsid w:val="00C83214"/>
    <w:rsid w:val="00C90631"/>
    <w:rsid w:val="00C90BB3"/>
    <w:rsid w:val="00CA194D"/>
    <w:rsid w:val="00CB1B89"/>
    <w:rsid w:val="00CB668D"/>
    <w:rsid w:val="00CC0B50"/>
    <w:rsid w:val="00CC3B1B"/>
    <w:rsid w:val="00CC4454"/>
    <w:rsid w:val="00CC5596"/>
    <w:rsid w:val="00CD2116"/>
    <w:rsid w:val="00CD2916"/>
    <w:rsid w:val="00CD4740"/>
    <w:rsid w:val="00CE1003"/>
    <w:rsid w:val="00CE79EE"/>
    <w:rsid w:val="00CF0519"/>
    <w:rsid w:val="00CF5A8D"/>
    <w:rsid w:val="00CF70CA"/>
    <w:rsid w:val="00D4222F"/>
    <w:rsid w:val="00D4321A"/>
    <w:rsid w:val="00D45EAE"/>
    <w:rsid w:val="00D46193"/>
    <w:rsid w:val="00D51FDD"/>
    <w:rsid w:val="00D60A1D"/>
    <w:rsid w:val="00D6315F"/>
    <w:rsid w:val="00D655A3"/>
    <w:rsid w:val="00D70A9F"/>
    <w:rsid w:val="00D71D9B"/>
    <w:rsid w:val="00D854C8"/>
    <w:rsid w:val="00D87B9D"/>
    <w:rsid w:val="00DA0872"/>
    <w:rsid w:val="00DA4408"/>
    <w:rsid w:val="00DA6732"/>
    <w:rsid w:val="00DA6F92"/>
    <w:rsid w:val="00DB2F6E"/>
    <w:rsid w:val="00DB7014"/>
    <w:rsid w:val="00DC6C94"/>
    <w:rsid w:val="00DC79D5"/>
    <w:rsid w:val="00DD1D99"/>
    <w:rsid w:val="00DD412C"/>
    <w:rsid w:val="00DD69A0"/>
    <w:rsid w:val="00DE6270"/>
    <w:rsid w:val="00E02E46"/>
    <w:rsid w:val="00E03FBE"/>
    <w:rsid w:val="00E15CD8"/>
    <w:rsid w:val="00E17128"/>
    <w:rsid w:val="00E51493"/>
    <w:rsid w:val="00E55658"/>
    <w:rsid w:val="00E57AC3"/>
    <w:rsid w:val="00E62F62"/>
    <w:rsid w:val="00E64CD2"/>
    <w:rsid w:val="00E66AA5"/>
    <w:rsid w:val="00E67B4C"/>
    <w:rsid w:val="00E70528"/>
    <w:rsid w:val="00E75D88"/>
    <w:rsid w:val="00E873AC"/>
    <w:rsid w:val="00E90692"/>
    <w:rsid w:val="00E96CBD"/>
    <w:rsid w:val="00EA3543"/>
    <w:rsid w:val="00EB2882"/>
    <w:rsid w:val="00EB5022"/>
    <w:rsid w:val="00ED1854"/>
    <w:rsid w:val="00EF20B1"/>
    <w:rsid w:val="00EF2351"/>
    <w:rsid w:val="00EF70DE"/>
    <w:rsid w:val="00F04264"/>
    <w:rsid w:val="00F10AF7"/>
    <w:rsid w:val="00F1279C"/>
    <w:rsid w:val="00F256D8"/>
    <w:rsid w:val="00F2646A"/>
    <w:rsid w:val="00F27403"/>
    <w:rsid w:val="00F27589"/>
    <w:rsid w:val="00F4072D"/>
    <w:rsid w:val="00F479FB"/>
    <w:rsid w:val="00F5133F"/>
    <w:rsid w:val="00F5146F"/>
    <w:rsid w:val="00F56035"/>
    <w:rsid w:val="00F67E1A"/>
    <w:rsid w:val="00F7255C"/>
    <w:rsid w:val="00F746EE"/>
    <w:rsid w:val="00F76F5F"/>
    <w:rsid w:val="00F846EC"/>
    <w:rsid w:val="00F9593D"/>
    <w:rsid w:val="00F96E6E"/>
    <w:rsid w:val="00FA2D01"/>
    <w:rsid w:val="00FA5B58"/>
    <w:rsid w:val="00FB0F3C"/>
    <w:rsid w:val="00FB6A04"/>
    <w:rsid w:val="00FC0A35"/>
    <w:rsid w:val="00FC0FD7"/>
    <w:rsid w:val="00FC57FB"/>
    <w:rsid w:val="00FE4061"/>
    <w:rsid w:val="00FF32E4"/>
    <w:rsid w:val="00FF65F4"/>
    <w:rsid w:val="00FF6B48"/>
    <w:rsid w:val="01962E56"/>
    <w:rsid w:val="01CA42A9"/>
    <w:rsid w:val="045DDFB3"/>
    <w:rsid w:val="055A20A4"/>
    <w:rsid w:val="057FF6EC"/>
    <w:rsid w:val="064C7ABB"/>
    <w:rsid w:val="06AA9CB9"/>
    <w:rsid w:val="090C8CDF"/>
    <w:rsid w:val="0A420FD7"/>
    <w:rsid w:val="0B2831CC"/>
    <w:rsid w:val="0B6CAD27"/>
    <w:rsid w:val="0FD43B75"/>
    <w:rsid w:val="1131CAB0"/>
    <w:rsid w:val="1298C290"/>
    <w:rsid w:val="13446E18"/>
    <w:rsid w:val="14CDD9B0"/>
    <w:rsid w:val="150EB2AA"/>
    <w:rsid w:val="1545A258"/>
    <w:rsid w:val="16E04BDB"/>
    <w:rsid w:val="183B13C0"/>
    <w:rsid w:val="1A017639"/>
    <w:rsid w:val="1A49610E"/>
    <w:rsid w:val="1A97914C"/>
    <w:rsid w:val="1ADFB144"/>
    <w:rsid w:val="1CFD9D95"/>
    <w:rsid w:val="2059B171"/>
    <w:rsid w:val="20B8E3E2"/>
    <w:rsid w:val="24A583E6"/>
    <w:rsid w:val="26ED6195"/>
    <w:rsid w:val="2732B5E0"/>
    <w:rsid w:val="2F60B9EB"/>
    <w:rsid w:val="321D98EA"/>
    <w:rsid w:val="3239AABC"/>
    <w:rsid w:val="32C0C2D9"/>
    <w:rsid w:val="32FFA2BF"/>
    <w:rsid w:val="33E1E234"/>
    <w:rsid w:val="3528AFBE"/>
    <w:rsid w:val="3665AE82"/>
    <w:rsid w:val="373CFAE2"/>
    <w:rsid w:val="37A28B6C"/>
    <w:rsid w:val="3A20E409"/>
    <w:rsid w:val="3BBBC3EE"/>
    <w:rsid w:val="3C298E21"/>
    <w:rsid w:val="402C83D7"/>
    <w:rsid w:val="4135753B"/>
    <w:rsid w:val="4400626D"/>
    <w:rsid w:val="446A9DA3"/>
    <w:rsid w:val="4553E37C"/>
    <w:rsid w:val="46BBD053"/>
    <w:rsid w:val="4AA9A95D"/>
    <w:rsid w:val="4B516754"/>
    <w:rsid w:val="4BFBB367"/>
    <w:rsid w:val="518C7EEB"/>
    <w:rsid w:val="52943104"/>
    <w:rsid w:val="529BB0B2"/>
    <w:rsid w:val="57762104"/>
    <w:rsid w:val="57D15CB4"/>
    <w:rsid w:val="5AFCBF86"/>
    <w:rsid w:val="5B6A6672"/>
    <w:rsid w:val="5B7E1F82"/>
    <w:rsid w:val="5E8AB9B2"/>
    <w:rsid w:val="5EA22192"/>
    <w:rsid w:val="5EA4D5EE"/>
    <w:rsid w:val="61B230A8"/>
    <w:rsid w:val="6341D2BF"/>
    <w:rsid w:val="634F43CA"/>
    <w:rsid w:val="64C1F451"/>
    <w:rsid w:val="65DE9530"/>
    <w:rsid w:val="69343FE4"/>
    <w:rsid w:val="69A5FE91"/>
    <w:rsid w:val="6A3CF27D"/>
    <w:rsid w:val="6D5B4B1C"/>
    <w:rsid w:val="731DFA82"/>
    <w:rsid w:val="746CE66E"/>
    <w:rsid w:val="74C89263"/>
    <w:rsid w:val="7575B1B3"/>
    <w:rsid w:val="75F7975C"/>
    <w:rsid w:val="7928707E"/>
    <w:rsid w:val="7CEDBD88"/>
    <w:rsid w:val="7DD033DF"/>
    <w:rsid w:val="7E8C565E"/>
    <w:rsid w:val="7EF6D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7B75D"/>
  <w15:docId w15:val="{1CC0D6D7-D37E-0D4C-BBE6-1911EA5DB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120"/>
      <w:jc w:val="center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jc w:val="center"/>
      <w:outlineLvl w:val="1"/>
    </w:pPr>
    <w:rPr>
      <w:b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jc w:val="center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432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321A"/>
  </w:style>
  <w:style w:type="paragraph" w:styleId="Footer">
    <w:name w:val="footer"/>
    <w:basedOn w:val="Normal"/>
    <w:link w:val="FooterChar"/>
    <w:uiPriority w:val="99"/>
    <w:unhideWhenUsed/>
    <w:rsid w:val="00D432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321A"/>
  </w:style>
  <w:style w:type="paragraph" w:styleId="ListParagraph">
    <w:name w:val="List Paragraph"/>
    <w:basedOn w:val="Normal"/>
    <w:uiPriority w:val="34"/>
    <w:qFormat/>
    <w:rsid w:val="009E3BE3"/>
    <w:pPr>
      <w:widowControl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 w:eastAsia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7D62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D6202"/>
  </w:style>
  <w:style w:type="character" w:customStyle="1" w:styleId="CommentTextChar">
    <w:name w:val="Comment Text Char"/>
    <w:basedOn w:val="DefaultParagraphFont"/>
    <w:link w:val="CommentText"/>
    <w:uiPriority w:val="99"/>
    <w:rsid w:val="007D620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62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6202"/>
    <w:rPr>
      <w:b/>
      <w:bCs/>
    </w:rPr>
  </w:style>
  <w:style w:type="character" w:styleId="Hyperlink">
    <w:name w:val="Hyperlink"/>
    <w:basedOn w:val="DefaultParagraphFont"/>
    <w:uiPriority w:val="99"/>
    <w:unhideWhenUsed/>
    <w:rsid w:val="00B835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5B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75F63"/>
    <w:pPr>
      <w:widowControl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7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1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8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comments" Target="comments.xml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1632A9079424993A897DC15346D5B" ma:contentTypeVersion="18" ma:contentTypeDescription="Create a new document." ma:contentTypeScope="" ma:versionID="dd1bdb40f0f50b53df5d23140a9fe09a">
  <xsd:schema xmlns:xsd="http://www.w3.org/2001/XMLSchema" xmlns:xs="http://www.w3.org/2001/XMLSchema" xmlns:p="http://schemas.microsoft.com/office/2006/metadata/properties" xmlns:ns2="1fd57a85-5f09-446c-9d29-22a13ed0863b" xmlns:ns3="47a2ec26-e196-46c3-886b-68c32d2bf91e" targetNamespace="http://schemas.microsoft.com/office/2006/metadata/properties" ma:root="true" ma:fieldsID="53cf7c9b62e46c8b92b516cf561a5f37" ns2:_="" ns3:_="">
    <xsd:import namespace="1fd57a85-5f09-446c-9d29-22a13ed0863b"/>
    <xsd:import namespace="47a2ec26-e196-46c3-886b-68c32d2bf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d57a85-5f09-446c-9d29-22a13ed086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a2ec26-e196-46c3-886b-68c32d2bf91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32a1089-9da0-469c-9676-202e596564c5}" ma:internalName="TaxCatchAll" ma:showField="CatchAllData" ma:web="47a2ec26-e196-46c3-886b-68c32d2bf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d57a85-5f09-446c-9d29-22a13ed0863b">
      <Terms xmlns="http://schemas.microsoft.com/office/infopath/2007/PartnerControls"/>
    </lcf76f155ced4ddcb4097134ff3c332f>
    <TaxCatchAll xmlns="47a2ec26-e196-46c3-886b-68c32d2bf91e" xsi:nil="true"/>
  </documentManagement>
</p:properties>
</file>

<file path=customXml/itemProps1.xml><?xml version="1.0" encoding="utf-8"?>
<ds:datastoreItem xmlns:ds="http://schemas.openxmlformats.org/officeDocument/2006/customXml" ds:itemID="{C80C4048-3EB4-4F7D-9C03-26D189E18F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d57a85-5f09-446c-9d29-22a13ed0863b"/>
    <ds:schemaRef ds:uri="47a2ec26-e196-46c3-886b-68c32d2bf9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AA6806-983C-4EF4-ACF9-37952C4D4A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87C844-E862-4878-BEB9-0DF351AAC4AE}">
  <ds:schemaRefs>
    <ds:schemaRef ds:uri="http://schemas.microsoft.com/office/2006/metadata/properties"/>
    <ds:schemaRef ds:uri="http://schemas.microsoft.com/office/infopath/2007/PartnerControls"/>
    <ds:schemaRef ds:uri="1fd57a85-5f09-446c-9d29-22a13ed0863b"/>
    <ds:schemaRef ds:uri="47a2ec26-e196-46c3-886b-68c32d2bf91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321</Words>
  <Characters>1981</Characters>
  <Application>Microsoft Office Word</Application>
  <DocSecurity>0</DocSecurity>
  <Lines>49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Gianluca Fabiano</dc:creator>
  <cp:lastModifiedBy>Antonella Delmestri</cp:lastModifiedBy>
  <cp:revision>4</cp:revision>
  <dcterms:created xsi:type="dcterms:W3CDTF">2025-06-26T09:49:00Z</dcterms:created>
  <dcterms:modified xsi:type="dcterms:W3CDTF">2025-06-26T10:00:00Z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0x010100E261632A9079424993A897DC15346D5B</vt:lpwstr>
  </property>
  <property fmtid="{D5CDD505-2E9C-101B-9397-08002B2CF9AE}" pid="3" name="MediaServiceImageTags">
    <vt:lpwstr/>
  </property>
</Properties>
</file>